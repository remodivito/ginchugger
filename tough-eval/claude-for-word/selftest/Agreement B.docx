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w:t>
      </w:r>
      <w:commentRangeStart w:id="1"/>
      <w:del w:id="10" w:author="Claude" w:date="2026-10-14T00:00:00Z">
        <w:r>
          <w:delText>0.25x</w:delText>
        </w:r>
      </w:del>
      <w:ins w:id="11" w:author="Claude" w:date="2026-10-14T00:00:00Z">
        <w:r>
          <w:t>1x</w:t>
        </w:r>
      </w:ins>
      <w:r>
        <w:t xml:space="preserve"> the Fees paid or payable by Customer to Provider in the 12 month period immediately before the claim.</w:t>
      </w:r>
      <w:commentRangeEnd w:id="1"/>
      <w:r>
        <w:commentReference w:id="1"/>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30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word/comments.xml><?xml version="1.0" encoding="utf-8"?>
<w:comments xmlns:w="http://schemas.openxmlformats.org/wordprocessingml/2006/main">
  <w:comment w:id="1" w:author="Claude">
    <w:p>
      <w:r>
        <w:t>C-01: cap restored to the playbook position.</w:t>
      </w:r>
    </w:p>
  </w:comment>
</w:comments>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