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w:body>
    <w:p>
      <w:r>
        <w:t xml:space="preserve">Order Form</w:t>
      </w:r>
    </w:p>
    <w:p>
      <w:r>
        <w:t xml:space="preserve">Reference: HX-OF-2026-0147</w:t>
      </w:r>
    </w:p>
    <w:p>
      <w:r>
        <w:t xml:space="preserve">Supplier: Helix Instruments Ltd (company number 09811234, 14 Fenchurch Avenue, London EC3M 5AD).</w:t>
      </w:r>
    </w:p>
    <w:p>
      <w:r>
        <w:t xml:space="preserve">Customer: Northgate Biosciences Ltd (company number 12873456, 3 Quayside Court, Newcastle upon Tyne NE1 3DX).</w:t>
      </w:r>
    </w:p>
    <w:p>
      <w:r>
        <w:t xml:space="preserve">Order Date: 1 June 2026.</w:t>
      </w:r>
    </w:p>
    <w:p>
      <w:del w:id="11" w:author="Daniel Osei (Northgate)" w:date="2026-06-04T11:20:00Z">
        <w:r>
          <w:delText xml:space="preserve">1. Subscription. Helix grants the Customer a non-exclusive, non-transferable right for up to 25 named users to use the Helix LabTrack software service during the Subscription Term, for the Customer's internal business purposes.</w:delText>
        </w:r>
      </w:del>
      <w:ins w:id="12" w:author="Daniel Osei (Northgate)" w:date="2026-06-04T11:20:00Z">
        <w:r>
          <w:t xml:space="preserve">1. Subscription. Helix grants the Customer a non-exclusive, non-transferable right for up to 25 named users of the Customer and its Affiliates to use the Helix LabTrack software service during the Subscription Term, for the internal business purposes of the Customer and its Affiliates.</w:t>
        </w:r>
      </w:ins>
    </w:p>
    <w:p>
      <w:r>
        <w:t xml:space="preserve">2. Subscription Term and renewal. The Subscription Term is 12 months from the Order Date. It renews automatically for further periods of 12 months unless either party gives written notice of non-renewal at least 60 days before the end of the current term.</w:t>
      </w:r>
    </w:p>
    <w:p>
      <w:r>
        <w:t xml:space="preserve">3. Fees. The subscription fee is £24,000 a year, excluding VAT, invoiced annually in advance.</w:t>
      </w:r>
    </w:p>
    <w:p>
      <w:del w:id="17" w:author="Daniel Osei (Northgate)" w:date="2026-06-04T11:20:00Z">
        <w:r>
          <w:delText xml:space="preserve">4. Price changes. Helix may increase the fees for a renewal term by giving at least 90 days' written notice before that term begins. No increase will exceed 5% of the fees for the previous term.</w:delText>
        </w:r>
      </w:del>
      <w:ins w:id="18" w:author="Daniel Osei (Northgate)" w:date="2026-06-04T11:20:00Z">
        <w:r>
          <w:t xml:space="preserve">4. Price changes. The fees are fixed for the first Subscription Term and the first renewal term. After that, Helix may increase the fees for a renewal term by giving at least 90 days' written notice before that term begins. No increase will exceed 3% of the fees for the previous term.</w:t>
        </w:r>
      </w:ins>
    </w:p>
    <w:p>
      <w:del w:id="19" w:author="Daniel Osei (Northgate)" w:date="2026-06-04T11:20:00Z">
        <w:r>
          <w:delText xml:space="preserve">5. Payment. The Customer shall pay each undisputed invoice within 30 days of the invoice date.</w:delText>
        </w:r>
      </w:del>
      <w:ins w:id="20" w:author="Daniel Osei (Northgate)" w:date="2026-06-04T11:20:00Z">
        <w:r>
          <w:t xml:space="preserve">5. Payment. The Customer shall pay each undisputed invoice within 90 days of the invoice date.</w:t>
        </w:r>
      </w:ins>
    </w:p>
    <w:p>
      <w:del w:id="21" w:author="Daniel Osei (Northgate)" w:date="2026-06-04T11:20:00Z">
        <w:r>
          <w:delText xml:space="preserve">6. Termination. Either party may terminate this Order Form by written notice if the other party commits a material breach and does not remedy it within 30 days of being notified of it. Neither party may terminate for convenience during a Subscription Term.</w:delText>
        </w:r>
      </w:del>
      <w:ins w:id="22" w:author="Daniel Osei (Northgate)" w:date="2026-06-04T11:20:00Z">
        <w:r>
          <w:t xml:space="preserve">6. Termination. Either party may terminate this Order Form by written notice if the other party commits a material breach and does not remedy it within 30 days of being notified of it. The Customer may terminate this Order Form for convenience on 30 days' written notice, and Helix shall refund any prepaid fees for the period after termination.</w:t>
        </w:r>
      </w:ins>
    </w:p>
    <w:p>
      <w:r>
        <w:t xml:space="preserve">7. Limitation of liability. Each party's total liability arising out of or in connection with this Order Form in any 12-month period is limited to the fees paid and payable for that period. Liability for death or personal injury caused by negligence, for fraud, or for anything else that cannot lawfully be limited is not limited.</w:t>
      </w:r>
    </w:p>
    <w:p>
      <w:r>
        <w:t xml:space="preserve">8. Intellectual property indemnity. Helix shall defend the Customer against any third-party claim that the Customer's use of Helix LabTrack in accordance with this Order Form infringes that third party's intellectual property rights, and shall pay any damages finally awarded against the Customer on that claim.</w:t>
      </w:r>
    </w:p>
    <w:p>
      <w:del w:id="27" w:author="Daniel Osei (Northgate)" w:date="2026-06-04T11:20:00Z">
        <w:r>
          <w:delText xml:space="preserve">9. Entire agreement. This Order Form is the entire agreement between the parties about its subject matter. No terms in any purchase order or other document issued by the Customer apply.</w:delText>
        </w:r>
      </w:del>
      <w:ins w:id="28" w:author="Daniel Osei (Northgate)" w:date="2026-06-04T11:20:00Z">
        <w:r>
          <w:t xml:space="preserve">9. Entire agreement. This Order Form is the entire agreement between the parties about its subject matter. If the Customer issues a purchase order, the Customer's purchasing terms prevail over this Order Form where they conflict.</w:t>
        </w:r>
      </w:ins>
    </w:p>
    <w:p>
      <w:r>
        <w:t xml:space="preserve">10. Governing law. English law applies to this Order Form and to any dispute arising from it, and the courts of England and Wales have exclusive jurisdiction.</w:t>
      </w:r>
    </w:p>
    <w:p>
      <w:r>
        <w:t xml:space="preserve">Signed for and on behalf of Helix Instruments Ltd</w:t>
      </w:r>
    </w:p>
    <w:p>
      <w:r>
        <w:t xml:space="preserve">Signed for and on behalf of Northgate Biosciences Ltd</w:t>
      </w:r>
    </w:p>
    <w:sectPr>
      <w:pgSz w:w="11906" w:h="16838"/>
      <w:pgMar w:top="1440" w:right="1440" w:bottom="1440" w:left="1440"/>
    </w:sectPr>
  </w:body>
</w:document>
</file>

<file path=docProps/core.xml><?xml version="1.0" encoding="utf-8"?>
<cp:coreProperties xmlns:cp="http://schemas.openxmlformats.org/package/2006/metadata/core-properties" xmlns:dc="http://purl.org/dc/elements/1.1/">
  <dc:title>helix-northgate-order-form-v2-customer-markup.docx</dc:title>
  <dc:description/>
</cp:coreProperties>
</file>